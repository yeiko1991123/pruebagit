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BDD4" w14:textId="3A94370C" w:rsidR="005D1C9D" w:rsidRDefault="005D1C9D" w:rsidP="00ED233C">
      <w:r>
        <w:t>Configurando GITFLOW</w:t>
      </w:r>
    </w:p>
    <w:p w14:paraId="1091CCDE" w14:textId="790ACC3F" w:rsidR="005D1C9D" w:rsidRDefault="005D1C9D" w:rsidP="00ED233C">
      <w:r w:rsidRPr="005D1C9D">
        <w:rPr>
          <w:noProof/>
        </w:rPr>
        <w:drawing>
          <wp:inline distT="0" distB="0" distL="0" distR="0" wp14:anchorId="2E4A8632" wp14:editId="09429E71">
            <wp:extent cx="6199315" cy="3486150"/>
            <wp:effectExtent l="0" t="0" r="0" b="0"/>
            <wp:docPr id="729620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0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2340" cy="34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399" w14:textId="4A583A7E" w:rsidR="005D1C9D" w:rsidRDefault="005D1C9D" w:rsidP="00ED233C">
      <w:r>
        <w:t>Característica 1 nuevo enlace en page y cambios de títulos</w:t>
      </w:r>
    </w:p>
    <w:p w14:paraId="2F414799" w14:textId="30276D09" w:rsidR="005D1C9D" w:rsidRDefault="005D1C9D" w:rsidP="00ED233C">
      <w:r w:rsidRPr="005D1C9D">
        <w:rPr>
          <w:noProof/>
        </w:rPr>
        <w:drawing>
          <wp:inline distT="0" distB="0" distL="0" distR="0" wp14:anchorId="738ECA4F" wp14:editId="54BBD705">
            <wp:extent cx="6198870" cy="3163570"/>
            <wp:effectExtent l="0" t="0" r="0" b="0"/>
            <wp:docPr id="972585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859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10EF6" w14:textId="77777777" w:rsidR="005D1C9D" w:rsidRDefault="005D1C9D" w:rsidP="00ED233C"/>
    <w:p w14:paraId="729357AA" w14:textId="77777777" w:rsidR="005D1C9D" w:rsidRDefault="005D1C9D" w:rsidP="00ED233C"/>
    <w:p w14:paraId="0A557386" w14:textId="441D9A5D" w:rsidR="005D1C9D" w:rsidRDefault="005D1C9D" w:rsidP="00ED233C">
      <w:r>
        <w:lastRenderedPageBreak/>
        <w:t>Característica 2 nuevo enlace en page1 y cambios de títulos</w:t>
      </w:r>
    </w:p>
    <w:p w14:paraId="685B1C31" w14:textId="16E38DD7" w:rsidR="005D1C9D" w:rsidRDefault="005D1C9D" w:rsidP="00ED233C">
      <w:r w:rsidRPr="005D1C9D">
        <w:rPr>
          <w:noProof/>
        </w:rPr>
        <w:drawing>
          <wp:inline distT="0" distB="0" distL="0" distR="0" wp14:anchorId="32C528A1" wp14:editId="0583AA56">
            <wp:extent cx="6115050" cy="3155950"/>
            <wp:effectExtent l="0" t="0" r="0" b="6350"/>
            <wp:docPr id="801599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99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E632" w14:textId="77777777" w:rsidR="005D1C9D" w:rsidRDefault="005D1C9D" w:rsidP="00ED233C"/>
    <w:p w14:paraId="361535F1" w14:textId="3AEFBCAF" w:rsidR="005D1C9D" w:rsidRDefault="005D1C9D" w:rsidP="00ED233C">
      <w:r>
        <w:t xml:space="preserve">Característica 3 nuevo </w:t>
      </w:r>
      <w:proofErr w:type="spellStart"/>
      <w:r>
        <w:t>pagina</w:t>
      </w:r>
      <w:proofErr w:type="spellEnd"/>
      <w:r>
        <w:t xml:space="preserve"> page2</w:t>
      </w:r>
    </w:p>
    <w:p w14:paraId="40157F4F" w14:textId="4DEA8B88" w:rsidR="00906AE9" w:rsidRDefault="00906AE9" w:rsidP="00ED233C">
      <w:r w:rsidRPr="00906AE9">
        <w:rPr>
          <w:noProof/>
        </w:rPr>
        <w:drawing>
          <wp:inline distT="0" distB="0" distL="0" distR="0" wp14:anchorId="39F7BC0B" wp14:editId="68886B51">
            <wp:extent cx="6181725" cy="3153410"/>
            <wp:effectExtent l="0" t="0" r="9525" b="8890"/>
            <wp:docPr id="98455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6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C09" w14:textId="77777777" w:rsidR="002E2AF6" w:rsidRDefault="002E2AF6" w:rsidP="00ED233C"/>
    <w:p w14:paraId="1800D1E9" w14:textId="77777777" w:rsidR="002E2AF6" w:rsidRDefault="002E2AF6" w:rsidP="00ED233C"/>
    <w:p w14:paraId="4D615E63" w14:textId="242AC629" w:rsidR="00906AE9" w:rsidRDefault="002E2AF6" w:rsidP="00ED233C">
      <w:proofErr w:type="spellStart"/>
      <w:r>
        <w:lastRenderedPageBreak/>
        <w:t>Release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04BF8605" w14:textId="6085317E" w:rsidR="002E2AF6" w:rsidRDefault="002E2AF6" w:rsidP="00ED233C">
      <w:r w:rsidRPr="002E2AF6">
        <w:rPr>
          <w:noProof/>
        </w:rPr>
        <w:drawing>
          <wp:inline distT="0" distB="0" distL="0" distR="0" wp14:anchorId="70C88CCE" wp14:editId="044A9A2C">
            <wp:extent cx="6296025" cy="3153410"/>
            <wp:effectExtent l="0" t="0" r="9525" b="8890"/>
            <wp:docPr id="128931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1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8D03" w14:textId="413EAAE5" w:rsidR="002E2AF6" w:rsidRDefault="002E2AF6" w:rsidP="00ED233C">
      <w:r>
        <w:t xml:space="preserve">Reléase </w:t>
      </w:r>
      <w:proofErr w:type="spellStart"/>
      <w:r>
        <w:t>finish</w:t>
      </w:r>
      <w:proofErr w:type="spellEnd"/>
    </w:p>
    <w:p w14:paraId="2B56A56E" w14:textId="26509D57" w:rsidR="005D1C9D" w:rsidRDefault="002E2AF6" w:rsidP="00ED233C">
      <w:r w:rsidRPr="002E2AF6">
        <w:rPr>
          <w:noProof/>
        </w:rPr>
        <w:drawing>
          <wp:inline distT="0" distB="0" distL="0" distR="0" wp14:anchorId="7DB0CCD2" wp14:editId="3472D85D">
            <wp:extent cx="6296025" cy="3156585"/>
            <wp:effectExtent l="0" t="0" r="9525" b="5715"/>
            <wp:docPr id="629458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8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111" w14:textId="77777777" w:rsidR="002E2AF6" w:rsidRDefault="002E2AF6" w:rsidP="00ED233C"/>
    <w:p w14:paraId="4018FF2C" w14:textId="77777777" w:rsidR="002E2AF6" w:rsidRDefault="002E2AF6" w:rsidP="00ED233C"/>
    <w:p w14:paraId="5AF74A91" w14:textId="77777777" w:rsidR="002E2AF6" w:rsidRDefault="002E2AF6" w:rsidP="00ED233C"/>
    <w:p w14:paraId="4DC12F2A" w14:textId="0058106C" w:rsidR="002E2AF6" w:rsidRDefault="002E2AF6" w:rsidP="00ED233C">
      <w:r>
        <w:lastRenderedPageBreak/>
        <w:t xml:space="preserve">Comprobamos que ya no </w:t>
      </w:r>
      <w:proofErr w:type="spellStart"/>
      <w:r>
        <w:t>esta</w:t>
      </w:r>
      <w:proofErr w:type="spellEnd"/>
      <w:r>
        <w:t xml:space="preserve"> la rama reléase/1.0</w:t>
      </w:r>
    </w:p>
    <w:p w14:paraId="283AC837" w14:textId="4BD8C7F2" w:rsidR="002E2AF6" w:rsidRDefault="002E2AF6" w:rsidP="00ED233C">
      <w:r w:rsidRPr="002E2AF6">
        <w:rPr>
          <w:noProof/>
        </w:rPr>
        <w:drawing>
          <wp:inline distT="0" distB="0" distL="0" distR="0" wp14:anchorId="567B7245" wp14:editId="5D6DA5B8">
            <wp:extent cx="6334125" cy="3128645"/>
            <wp:effectExtent l="0" t="0" r="9525" b="0"/>
            <wp:docPr id="2026076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76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8179" w14:textId="5E08BCE3" w:rsidR="002E2AF6" w:rsidRDefault="002E2AF6" w:rsidP="00ED233C">
      <w:r w:rsidRPr="002E2AF6">
        <w:t>Añade el repositorio remoto a tu repositorio local con “</w:t>
      </w:r>
      <w:proofErr w:type="spellStart"/>
      <w:r w:rsidRPr="002E2AF6">
        <w:t>git</w:t>
      </w:r>
      <w:proofErr w:type="spellEnd"/>
      <w:r w:rsidRPr="002E2AF6">
        <w:t xml:space="preserve"> remote </w:t>
      </w:r>
      <w:proofErr w:type="spellStart"/>
      <w:r w:rsidRPr="002E2AF6">
        <w:t>add</w:t>
      </w:r>
      <w:proofErr w:type="spellEnd"/>
    </w:p>
    <w:p w14:paraId="7C55FD05" w14:textId="3969A5B1" w:rsidR="002E2AF6" w:rsidRDefault="00BD0D3E" w:rsidP="00ED233C">
      <w:r w:rsidRPr="00BD0D3E">
        <w:rPr>
          <w:noProof/>
        </w:rPr>
        <w:drawing>
          <wp:inline distT="0" distB="0" distL="0" distR="0" wp14:anchorId="25064873" wp14:editId="5C3B3030">
            <wp:extent cx="6305550" cy="3160395"/>
            <wp:effectExtent l="0" t="0" r="0" b="1905"/>
            <wp:docPr id="1659461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1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E352" w14:textId="77777777" w:rsidR="00B95175" w:rsidRDefault="00B95175" w:rsidP="00ED233C"/>
    <w:p w14:paraId="41D689EC" w14:textId="77777777" w:rsidR="00B95175" w:rsidRDefault="00B95175" w:rsidP="00ED233C"/>
    <w:p w14:paraId="71728D89" w14:textId="77777777" w:rsidR="00B95175" w:rsidRDefault="00B95175" w:rsidP="00ED233C"/>
    <w:p w14:paraId="75E176C0" w14:textId="5E760A35" w:rsidR="00BD0D3E" w:rsidRDefault="00BD0D3E" w:rsidP="00ED233C">
      <w:r w:rsidRPr="00BD0D3E">
        <w:lastRenderedPageBreak/>
        <w:t>Sube los cambios de tu repositorio local a tu repositorio remoto.</w:t>
      </w:r>
    </w:p>
    <w:p w14:paraId="34720198" w14:textId="319EFDF6" w:rsidR="00BD0D3E" w:rsidRDefault="00B95175" w:rsidP="00ED233C">
      <w:r w:rsidRPr="00B95175">
        <w:rPr>
          <w:noProof/>
        </w:rPr>
        <w:drawing>
          <wp:inline distT="0" distB="0" distL="0" distR="0" wp14:anchorId="3B81938B" wp14:editId="09C77FFA">
            <wp:extent cx="6124575" cy="3144520"/>
            <wp:effectExtent l="0" t="0" r="9525" b="0"/>
            <wp:docPr id="558318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8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5794" w14:textId="029070AB" w:rsidR="00B95175" w:rsidRDefault="00ED233C" w:rsidP="00ED233C">
      <w:r>
        <w:t>Invitación enviada</w:t>
      </w:r>
    </w:p>
    <w:p w14:paraId="5D0CC6AE" w14:textId="4E59188A" w:rsidR="00ED233C" w:rsidRDefault="00ED233C" w:rsidP="00ED233C">
      <w:pPr>
        <w:rPr>
          <w:ins w:id="0" w:author="Yeison Andres Cordoba Lopez" w:date="2024-03-10T20:43:00Z"/>
        </w:rPr>
      </w:pPr>
      <w:r w:rsidRPr="00ED233C">
        <w:rPr>
          <w:noProof/>
        </w:rPr>
        <w:drawing>
          <wp:inline distT="0" distB="0" distL="0" distR="0" wp14:anchorId="4B0F528E" wp14:editId="49F55B7E">
            <wp:extent cx="5612130" cy="3181350"/>
            <wp:effectExtent l="0" t="0" r="7620" b="0"/>
            <wp:docPr id="1575976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76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2E8D" w14:textId="65D6917B" w:rsidR="00B10125" w:rsidRDefault="00B10125" w:rsidP="00ED233C">
      <w:ins w:id="1" w:author="Yeison Andres Cordoba Lopez" w:date="2024-03-10T20:43:00Z">
        <w:r w:rsidRPr="00B10125">
          <w:t>https://github.com/yeiko1991123/pruebagit.git</w:t>
        </w:r>
      </w:ins>
    </w:p>
    <w:p w14:paraId="48C1BDDE" w14:textId="77777777" w:rsidR="00ED233C" w:rsidRDefault="00ED233C" w:rsidP="00ED233C"/>
    <w:p w14:paraId="6D951265" w14:textId="77777777" w:rsidR="00ED233C" w:rsidRDefault="00ED233C" w:rsidP="00ED233C"/>
    <w:p w14:paraId="22C6989F" w14:textId="77777777" w:rsidR="00ED233C" w:rsidRDefault="00ED233C" w:rsidP="00ED233C"/>
    <w:p w14:paraId="4927E49D" w14:textId="22ED78B4" w:rsidR="00ED233C" w:rsidRPr="00ED233C" w:rsidRDefault="00ED233C" w:rsidP="00ED233C">
      <w:pPr>
        <w:rPr>
          <w:b/>
          <w:bCs/>
        </w:rPr>
      </w:pPr>
      <w:r w:rsidRPr="00ED233C">
        <w:rPr>
          <w:b/>
          <w:bCs/>
        </w:rPr>
        <w:t xml:space="preserve">Ventajas de </w:t>
      </w:r>
      <w:proofErr w:type="spellStart"/>
      <w:r w:rsidRPr="00ED233C">
        <w:rPr>
          <w:b/>
          <w:bCs/>
        </w:rPr>
        <w:t>GitFlow</w:t>
      </w:r>
      <w:proofErr w:type="spellEnd"/>
      <w:r w:rsidRPr="00ED233C">
        <w:rPr>
          <w:b/>
          <w:bCs/>
        </w:rPr>
        <w:t xml:space="preserve"> sobre el uso estándar de Git:</w:t>
      </w:r>
    </w:p>
    <w:p w14:paraId="5EF4B3E8" w14:textId="48307B09" w:rsidR="00ED233C" w:rsidRDefault="00ED233C" w:rsidP="00ED233C">
      <w:r>
        <w:t xml:space="preserve">1. Estructura organizada: Proporciona un flujo de trabajo claro y definido con ramas específicas para características, versiones y correcciones de errores. </w:t>
      </w:r>
    </w:p>
    <w:p w14:paraId="509DA1FC" w14:textId="06ECF13F" w:rsidR="00ED233C" w:rsidRDefault="00ED233C" w:rsidP="00ED233C">
      <w:r>
        <w:t>2. Separación de responsabilidades: Cada tipo de cambio tiene su propia rama, lo que facilita la gestión y seguimiento de características, versiones y correcciones.</w:t>
      </w:r>
    </w:p>
    <w:p w14:paraId="4AB21688" w14:textId="287463C5" w:rsidR="00ED233C" w:rsidRDefault="00ED233C" w:rsidP="00ED233C">
      <w:r>
        <w:t>3. Control sobre el proceso: Reglas claras para la integración y publicación de cambios brindan un mayor control sobre el flujo de trabajo y la calidad del software.</w:t>
      </w:r>
    </w:p>
    <w:p w14:paraId="71579C66" w14:textId="3AF07399" w:rsidR="00ED233C" w:rsidRDefault="00ED233C" w:rsidP="00ED233C">
      <w:r>
        <w:t>4. Gestión simplificada de versiones: Permite una gestión más estructurada de versiones con ramas específicas y la capacidad de realizar correcciones rápidas.</w:t>
      </w:r>
    </w:p>
    <w:p w14:paraId="33E15C7D" w14:textId="467384C6" w:rsidR="00ED233C" w:rsidRPr="00ED233C" w:rsidRDefault="00ED233C" w:rsidP="00ED233C">
      <w:pPr>
        <w:rPr>
          <w:b/>
          <w:bCs/>
        </w:rPr>
      </w:pPr>
      <w:r w:rsidRPr="00ED233C">
        <w:rPr>
          <w:b/>
          <w:bCs/>
        </w:rPr>
        <w:t>Ventajas de las forjas como GitHub en el desarrollo colaborativo:</w:t>
      </w:r>
    </w:p>
    <w:p w14:paraId="63E18492" w14:textId="102C1620" w:rsidR="00ED233C" w:rsidRDefault="00ED233C" w:rsidP="00ED233C">
      <w:r>
        <w:t>1. Facilidad de colaboración: Plataforma centralizada que facilita la colaboración remota en proyectos de software.</w:t>
      </w:r>
    </w:p>
    <w:p w14:paraId="077F01CC" w14:textId="065979A8" w:rsidR="00ED233C" w:rsidRDefault="00ED233C" w:rsidP="00ED233C">
      <w:r>
        <w:t>2. Control de versiones: Ofrece un sistema de control de versiones basado en Git para un seguimiento eficiente de cambios en el código.</w:t>
      </w:r>
    </w:p>
    <w:p w14:paraId="4DCA2C6D" w14:textId="0703A252" w:rsidR="00ED233C" w:rsidRDefault="00ED233C" w:rsidP="00ED233C">
      <w:r>
        <w:t>3. Gestión de problemas: Herramientas integradas para la gestión de problemas y seguimiento de errores, lo que facilita la colaboración en la resolución de problemas.</w:t>
      </w:r>
    </w:p>
    <w:p w14:paraId="776DF0E1" w14:textId="120B4D76" w:rsidR="00ED233C" w:rsidRDefault="00ED233C" w:rsidP="00ED233C">
      <w:r>
        <w:t>4. Integración continua y despliegue continuo (CI/CD</w:t>
      </w:r>
      <w:proofErr w:type="gramStart"/>
      <w:r>
        <w:t>):Integración</w:t>
      </w:r>
      <w:proofErr w:type="gramEnd"/>
      <w:r>
        <w:t xml:space="preserve"> con servicios de CI/CD para automatizar la construcción, las pruebas y el despliegue de software.</w:t>
      </w:r>
    </w:p>
    <w:p w14:paraId="7F2BB5E1" w14:textId="4FBECF97" w:rsidR="00ED233C" w:rsidRDefault="00ED233C" w:rsidP="00ED233C">
      <w:r>
        <w:t xml:space="preserve">En resumen, </w:t>
      </w:r>
      <w:proofErr w:type="spellStart"/>
      <w:r>
        <w:t>GitFlow</w:t>
      </w:r>
      <w:proofErr w:type="spellEnd"/>
      <w:r>
        <w:t xml:space="preserve"> proporciona una estructura organizada y controlada del flujo de trabajo, mientras que GitHub ofrece herramientas para facilitar la colaboración, el control de versiones y la integración continua en el desarrollo colaborativo de software.</w:t>
      </w:r>
    </w:p>
    <w:sectPr w:rsidR="00ED23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eison Andres Cordoba Lopez">
    <w15:presenceInfo w15:providerId="AD" w15:userId="S::yeison.cordoba@sti.com.co::5d49dbb8-e3fc-4085-bc3f-f507ef95b3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9D"/>
    <w:rsid w:val="002E2AF6"/>
    <w:rsid w:val="00382236"/>
    <w:rsid w:val="005D1C9D"/>
    <w:rsid w:val="00906AE9"/>
    <w:rsid w:val="00B10125"/>
    <w:rsid w:val="00B95175"/>
    <w:rsid w:val="00BD0D3E"/>
    <w:rsid w:val="00ED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E72B4"/>
  <w15:chartTrackingRefBased/>
  <w15:docId w15:val="{9C39A406-0F27-4721-AFB6-F294DBAD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9D"/>
  </w:style>
  <w:style w:type="paragraph" w:styleId="Ttulo1">
    <w:name w:val="heading 1"/>
    <w:basedOn w:val="Normal"/>
    <w:next w:val="Normal"/>
    <w:link w:val="Ttulo1Car"/>
    <w:uiPriority w:val="9"/>
    <w:qFormat/>
    <w:rsid w:val="005D1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1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1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1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1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1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1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1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1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1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1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1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1C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1C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1C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1C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1C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1C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1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1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1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1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1C9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1C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1C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1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1C9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1C9D"/>
    <w:rPr>
      <w:b/>
      <w:bCs/>
      <w:smallCaps/>
      <w:color w:val="0F4761" w:themeColor="accent1" w:themeShade="BF"/>
      <w:spacing w:val="5"/>
    </w:rPr>
  </w:style>
  <w:style w:type="paragraph" w:styleId="Revisin">
    <w:name w:val="Revision"/>
    <w:hidden/>
    <w:uiPriority w:val="99"/>
    <w:semiHidden/>
    <w:rsid w:val="00ED23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11/relationships/people" Target="peop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Andres Cordoba Lopez</dc:creator>
  <cp:keywords/>
  <dc:description/>
  <cp:lastModifiedBy>Yeison Andres Cordoba Lopez</cp:lastModifiedBy>
  <cp:revision>2</cp:revision>
  <dcterms:created xsi:type="dcterms:W3CDTF">2024-03-11T00:23:00Z</dcterms:created>
  <dcterms:modified xsi:type="dcterms:W3CDTF">2024-03-11T01:43:00Z</dcterms:modified>
</cp:coreProperties>
</file>